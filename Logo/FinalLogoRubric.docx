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114E3" w14:textId="7A35EBB4" w:rsidR="0026565C" w:rsidRPr="0026565C" w:rsidRDefault="0026565C" w:rsidP="0026565C">
      <w:pPr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>View this with all markup on</w:t>
      </w:r>
      <w:r>
        <w:rPr>
          <w:rFonts w:ascii="Century Gothic" w:hAnsi="Century Gothic"/>
          <w:b/>
          <w:bCs/>
          <w:sz w:val="20"/>
          <w:szCs w:val="20"/>
        </w:rPr>
        <w:br/>
      </w:r>
      <w:r>
        <w:rPr>
          <w:rFonts w:ascii="Century Gothic" w:hAnsi="Century Gothic"/>
          <w:b/>
          <w:bCs/>
          <w:sz w:val="20"/>
          <w:szCs w:val="20"/>
        </w:rPr>
        <w:br/>
        <w:t xml:space="preserve">Logo - </w:t>
      </w:r>
      <w:r w:rsidRPr="0026565C">
        <w:rPr>
          <w:rFonts w:ascii="Century Gothic" w:hAnsi="Century Gothic"/>
          <w:b/>
          <w:bCs/>
          <w:sz w:val="20"/>
          <w:szCs w:val="20"/>
        </w:rPr>
        <w:t xml:space="preserve">Final Version </w:t>
      </w:r>
      <w:r>
        <w:rPr>
          <w:rFonts w:ascii="Century Gothic" w:hAnsi="Century Gothic"/>
          <w:b/>
          <w:bCs/>
          <w:sz w:val="20"/>
          <w:szCs w:val="20"/>
        </w:rPr>
        <w:t xml:space="preserve"> = </w:t>
      </w:r>
      <w:r w:rsidR="00AD0B7A">
        <w:rPr>
          <w:rFonts w:ascii="Century Gothic" w:hAnsi="Century Gothic"/>
          <w:b/>
          <w:bCs/>
          <w:sz w:val="20"/>
          <w:szCs w:val="20"/>
        </w:rPr>
        <w:t>7</w:t>
      </w:r>
      <w:r>
        <w:rPr>
          <w:rFonts w:ascii="Century Gothic" w:hAnsi="Century Gothic"/>
          <w:b/>
          <w:bCs/>
          <w:sz w:val="20"/>
          <w:szCs w:val="20"/>
        </w:rPr>
        <w:t xml:space="preserve"> points</w:t>
      </w:r>
      <w:ins w:id="0" w:author="Putnam, Cynthia" w:date="2025-05-13T11:34:00Z" w16du:dateUtc="2025-05-13T16:34:00Z">
        <w:r w:rsidR="00100006">
          <w:rPr>
            <w:rFonts w:ascii="Century Gothic" w:hAnsi="Century Gothic"/>
            <w:b/>
            <w:bCs/>
            <w:sz w:val="20"/>
            <w:szCs w:val="20"/>
          </w:rPr>
          <w:t xml:space="preserve"> = 6.75/7</w:t>
        </w:r>
      </w:ins>
    </w:p>
    <w:p w14:paraId="407B2BBF" w14:textId="77777777" w:rsidR="0026565C" w:rsidRPr="0026565C" w:rsidRDefault="0026565C" w:rsidP="0026565C">
      <w:pPr>
        <w:numPr>
          <w:ilvl w:val="0"/>
          <w:numId w:val="1"/>
        </w:numPr>
        <w:rPr>
          <w:rFonts w:ascii="Century Gothic" w:hAnsi="Century Gothic"/>
          <w:sz w:val="20"/>
          <w:szCs w:val="20"/>
        </w:rPr>
      </w:pPr>
      <w:r w:rsidRPr="0026565C">
        <w:rPr>
          <w:rFonts w:ascii="Century Gothic" w:hAnsi="Century Gothic"/>
          <w:sz w:val="20"/>
          <w:szCs w:val="20"/>
        </w:rPr>
        <w:t xml:space="preserve">Did post and submit </w:t>
      </w:r>
    </w:p>
    <w:p w14:paraId="12C7A94E" w14:textId="0A37BC49" w:rsidR="000B4AE5" w:rsidRPr="000B4AE5" w:rsidRDefault="004443CA" w:rsidP="000B4AE5">
      <w:pPr>
        <w:numPr>
          <w:ilvl w:val="1"/>
          <w:numId w:val="1"/>
        </w:numPr>
        <w:rPr>
          <w:rFonts w:ascii="Century Gothic" w:hAnsi="Century Gothic"/>
          <w:sz w:val="20"/>
          <w:szCs w:val="20"/>
        </w:rPr>
      </w:pPr>
      <w:r w:rsidRPr="000B4AE5">
        <w:rPr>
          <w:rFonts w:ascii="Century Gothic" w:hAnsi="Century Gothic"/>
          <w:sz w:val="20"/>
          <w:szCs w:val="20"/>
        </w:rPr>
        <w:t xml:space="preserve">Did </w:t>
      </w:r>
      <w:r w:rsidR="006470F2" w:rsidRPr="000B4AE5">
        <w:rPr>
          <w:rFonts w:ascii="Century Gothic" w:hAnsi="Century Gothic"/>
          <w:sz w:val="20"/>
          <w:szCs w:val="20"/>
        </w:rPr>
        <w:t xml:space="preserve">you create a </w:t>
      </w:r>
      <w:proofErr w:type="gramStart"/>
      <w:r w:rsidR="006470F2" w:rsidRPr="000B4AE5">
        <w:rPr>
          <w:rFonts w:ascii="Century Gothic" w:hAnsi="Century Gothic"/>
          <w:sz w:val="20"/>
          <w:szCs w:val="20"/>
        </w:rPr>
        <w:t>web-page</w:t>
      </w:r>
      <w:proofErr w:type="gramEnd"/>
      <w:r w:rsidR="006470F2" w:rsidRPr="000B4AE5">
        <w:rPr>
          <w:rFonts w:ascii="Century Gothic" w:hAnsi="Century Gothic"/>
          <w:sz w:val="20"/>
          <w:szCs w:val="20"/>
        </w:rPr>
        <w:t xml:space="preserve"> in </w:t>
      </w:r>
      <w:r w:rsidR="000B4AE5" w:rsidRPr="000B4AE5">
        <w:rPr>
          <w:rFonts w:ascii="Century Gothic" w:hAnsi="Century Gothic"/>
          <w:sz w:val="20"/>
          <w:szCs w:val="20"/>
        </w:rPr>
        <w:t xml:space="preserve">Bootstrap with your logo (and at least four intended configurations) in black and white, color, reverse and a favicon and post a link to the page on the discussion board? Did also submit a PDF with </w:t>
      </w:r>
      <w:proofErr w:type="gramStart"/>
      <w:r w:rsidR="000B4AE5" w:rsidRPr="000B4AE5">
        <w:rPr>
          <w:rFonts w:ascii="Century Gothic" w:hAnsi="Century Gothic"/>
          <w:sz w:val="20"/>
          <w:szCs w:val="20"/>
        </w:rPr>
        <w:t>all of</w:t>
      </w:r>
      <w:proofErr w:type="gramEnd"/>
      <w:r w:rsidR="000B4AE5" w:rsidRPr="000B4AE5">
        <w:rPr>
          <w:rFonts w:ascii="Century Gothic" w:hAnsi="Century Gothic"/>
          <w:sz w:val="20"/>
          <w:szCs w:val="20"/>
        </w:rPr>
        <w:t xml:space="preserve"> your logos to the submission folder? (</w:t>
      </w:r>
      <w:r w:rsidR="00AD0B7A">
        <w:rPr>
          <w:rFonts w:ascii="Century Gothic" w:hAnsi="Century Gothic"/>
          <w:sz w:val="20"/>
          <w:szCs w:val="20"/>
        </w:rPr>
        <w:t>5</w:t>
      </w:r>
      <w:r w:rsidR="000B4AE5" w:rsidRPr="000B4AE5">
        <w:rPr>
          <w:rFonts w:ascii="Century Gothic" w:hAnsi="Century Gothic"/>
          <w:sz w:val="20"/>
          <w:szCs w:val="20"/>
        </w:rPr>
        <w:t>-points)</w:t>
      </w:r>
      <w:ins w:id="1" w:author="Putnam, Cynthia" w:date="2025-05-13T11:34:00Z" w16du:dateUtc="2025-05-13T16:34:00Z">
        <w:r w:rsidR="00100006">
          <w:rPr>
            <w:rFonts w:ascii="Century Gothic" w:hAnsi="Century Gothic"/>
            <w:sz w:val="20"/>
            <w:szCs w:val="20"/>
          </w:rPr>
          <w:t xml:space="preserve"> Yes</w:t>
        </w:r>
      </w:ins>
    </w:p>
    <w:p w14:paraId="7CCCB38E" w14:textId="41D38567" w:rsidR="006470F2" w:rsidRPr="000B4AE5" w:rsidRDefault="000B4AE5" w:rsidP="000B4AE5">
      <w:pPr>
        <w:numPr>
          <w:ilvl w:val="1"/>
          <w:numId w:val="1"/>
        </w:numPr>
        <w:rPr>
          <w:rFonts w:ascii="Century Gothic" w:hAnsi="Century Gothic"/>
          <w:sz w:val="20"/>
          <w:szCs w:val="20"/>
        </w:rPr>
      </w:pPr>
      <w:r w:rsidRPr="000B4AE5">
        <w:rPr>
          <w:rFonts w:ascii="Century Gothic" w:hAnsi="Century Gothic"/>
          <w:sz w:val="20"/>
          <w:szCs w:val="20"/>
        </w:rPr>
        <w:t>Did you also use your favicon in the web-page tab? (0.5-point)</w:t>
      </w:r>
      <w:ins w:id="2" w:author="Putnam, Cynthia" w:date="2025-05-13T11:33:00Z" w16du:dateUtc="2025-05-13T16:33:00Z">
        <w:r w:rsidR="00F91049">
          <w:rPr>
            <w:rFonts w:ascii="Century Gothic" w:hAnsi="Century Gothic"/>
            <w:sz w:val="20"/>
            <w:szCs w:val="20"/>
          </w:rPr>
          <w:t xml:space="preserve"> Missing in the tab</w:t>
        </w:r>
        <w:r w:rsidR="00F91049">
          <w:rPr>
            <w:rFonts w:ascii="Century Gothic" w:hAnsi="Century Gothic"/>
            <w:sz w:val="20"/>
            <w:szCs w:val="20"/>
          </w:rPr>
          <w:br/>
        </w:r>
        <w:r w:rsidR="00F91049" w:rsidRPr="00F91049">
          <w:rPr>
            <w:rFonts w:ascii="Century Gothic" w:hAnsi="Century Gothic"/>
            <w:sz w:val="20"/>
            <w:szCs w:val="20"/>
          </w:rPr>
          <w:drawing>
            <wp:inline distT="0" distB="0" distL="0" distR="0" wp14:anchorId="6A2EBB54" wp14:editId="1DD584AC">
              <wp:extent cx="749300" cy="495300"/>
              <wp:effectExtent l="0" t="0" r="0" b="0"/>
              <wp:docPr id="915256429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915256429" name=""/>
                      <pic:cNvPicPr/>
                    </pic:nvPicPr>
                    <pic:blipFill>
                      <a:blip r:embed="rId5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49300" cy="4953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="00F91049">
          <w:rPr>
            <w:rFonts w:ascii="Century Gothic" w:hAnsi="Century Gothic"/>
            <w:sz w:val="20"/>
            <w:szCs w:val="20"/>
          </w:rPr>
          <w:t xml:space="preserve"> (-.25) and I think you should just simplify to this in the favicon </w:t>
        </w:r>
        <w:r w:rsidR="00F91049">
          <w:rPr>
            <w:rFonts w:ascii="Century Gothic" w:hAnsi="Century Gothic"/>
            <w:sz w:val="20"/>
            <w:szCs w:val="20"/>
          </w:rPr>
          <w:br/>
        </w:r>
        <w:r w:rsidR="00F91049" w:rsidRPr="00F91049">
          <w:rPr>
            <w:rFonts w:ascii="Century Gothic" w:hAnsi="Century Gothic"/>
            <w:sz w:val="20"/>
            <w:szCs w:val="20"/>
          </w:rPr>
          <w:drawing>
            <wp:inline distT="0" distB="0" distL="0" distR="0" wp14:anchorId="54B43BF2" wp14:editId="05F4CD2B">
              <wp:extent cx="469823" cy="428368"/>
              <wp:effectExtent l="0" t="0" r="635" b="3810"/>
              <wp:docPr id="1683809088" name="Picture 1" descr="A logo of a triangle and a circle&#10;&#10;AI-generated content may be incorrec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683809088" name="Picture 1" descr="A logo of a triangle and a circle&#10;&#10;AI-generated content may be incorrect."/>
                      <pic:cNvPicPr/>
                    </pic:nvPicPr>
                    <pic:blipFill>
                      <a:blip r:embed="rId6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79406" cy="43710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="00F91049">
          <w:rPr>
            <w:rFonts w:ascii="Century Gothic" w:hAnsi="Century Gothic"/>
            <w:sz w:val="20"/>
            <w:szCs w:val="20"/>
          </w:rPr>
          <w:t xml:space="preserve">  - without the upper cir</w:t>
        </w:r>
      </w:ins>
      <w:ins w:id="3" w:author="Putnam, Cynthia" w:date="2025-05-13T11:34:00Z" w16du:dateUtc="2025-05-13T16:34:00Z">
        <w:r w:rsidR="00F91049">
          <w:rPr>
            <w:rFonts w:ascii="Century Gothic" w:hAnsi="Century Gothic"/>
            <w:sz w:val="20"/>
            <w:szCs w:val="20"/>
          </w:rPr>
          <w:t>cle though</w:t>
        </w:r>
      </w:ins>
    </w:p>
    <w:p w14:paraId="54115981" w14:textId="08EB0BCA" w:rsidR="006470F2" w:rsidRPr="006470F2" w:rsidRDefault="006470F2" w:rsidP="006470F2">
      <w:pPr>
        <w:numPr>
          <w:ilvl w:val="1"/>
          <w:numId w:val="1"/>
        </w:numPr>
        <w:rPr>
          <w:rFonts w:ascii="Century Gothic" w:hAnsi="Century Gothic"/>
          <w:sz w:val="20"/>
          <w:szCs w:val="20"/>
        </w:rPr>
      </w:pPr>
      <w:r w:rsidRPr="006470F2">
        <w:rPr>
          <w:rFonts w:ascii="Century Gothic" w:hAnsi="Century Gothic"/>
          <w:sz w:val="20"/>
          <w:szCs w:val="20"/>
        </w:rPr>
        <w:t xml:space="preserve">Was your logo well-designed (this is subjective </w:t>
      </w:r>
      <w:r w:rsidR="000B4AE5">
        <w:rPr>
          <w:rFonts w:ascii="Century Gothic" w:hAnsi="Century Gothic"/>
          <w:sz w:val="20"/>
          <w:szCs w:val="20"/>
        </w:rPr>
        <w:t>–</w:t>
      </w:r>
      <w:r w:rsidRPr="006470F2">
        <w:rPr>
          <w:rFonts w:ascii="Century Gothic" w:hAnsi="Century Gothic"/>
          <w:sz w:val="20"/>
          <w:szCs w:val="20"/>
        </w:rPr>
        <w:t xml:space="preserve"> </w:t>
      </w:r>
      <w:r w:rsidR="000B4AE5">
        <w:rPr>
          <w:rFonts w:ascii="Century Gothic" w:hAnsi="Century Gothic"/>
          <w:sz w:val="20"/>
          <w:szCs w:val="20"/>
        </w:rPr>
        <w:t>1.5</w:t>
      </w:r>
      <w:r w:rsidRPr="006470F2">
        <w:rPr>
          <w:rFonts w:ascii="Century Gothic" w:hAnsi="Century Gothic"/>
          <w:sz w:val="20"/>
          <w:szCs w:val="20"/>
        </w:rPr>
        <w:t xml:space="preserve"> points) </w:t>
      </w:r>
      <w:ins w:id="4" w:author="Putnam, Cynthia" w:date="2025-05-13T11:34:00Z" w16du:dateUtc="2025-05-13T16:34:00Z">
        <w:r w:rsidR="00F91049">
          <w:rPr>
            <w:rFonts w:ascii="Century Gothic" w:hAnsi="Century Gothic"/>
            <w:sz w:val="20"/>
            <w:szCs w:val="20"/>
          </w:rPr>
          <w:br/>
        </w:r>
        <w:r w:rsidR="00F91049">
          <w:rPr>
            <w:rFonts w:ascii="Century Gothic" w:hAnsi="Century Gothic"/>
            <w:sz w:val="20"/>
            <w:szCs w:val="20"/>
          </w:rPr>
          <w:br/>
          <w:t xml:space="preserve">You do not need the color palette card in this page – This turned out </w:t>
        </w:r>
        <w:proofErr w:type="gramStart"/>
        <w:r w:rsidR="00F91049">
          <w:rPr>
            <w:rFonts w:ascii="Century Gothic" w:hAnsi="Century Gothic"/>
            <w:sz w:val="20"/>
            <w:szCs w:val="20"/>
          </w:rPr>
          <w:t>really well</w:t>
        </w:r>
        <w:proofErr w:type="gramEnd"/>
        <w:r w:rsidR="00F91049">
          <w:rPr>
            <w:rFonts w:ascii="Century Gothic" w:hAnsi="Century Gothic"/>
            <w:sz w:val="20"/>
            <w:szCs w:val="20"/>
          </w:rPr>
          <w:t xml:space="preserve"> – nice work</w:t>
        </w:r>
      </w:ins>
    </w:p>
    <w:p w14:paraId="3DFF92C2" w14:textId="38A37AB6" w:rsidR="00517ABA" w:rsidRDefault="00517ABA" w:rsidP="006470F2">
      <w:pPr>
        <w:ind w:left="1440"/>
      </w:pPr>
    </w:p>
    <w:sectPr w:rsidR="00517ABA" w:rsidSect="004C70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EE02EB"/>
    <w:multiLevelType w:val="multilevel"/>
    <w:tmpl w:val="55086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D702A1"/>
    <w:multiLevelType w:val="multilevel"/>
    <w:tmpl w:val="FE64C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7601944">
    <w:abstractNumId w:val="0"/>
  </w:num>
  <w:num w:numId="2" w16cid:durableId="1889222615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Putnam, Cynthia">
    <w15:presenceInfo w15:providerId="AD" w15:userId="S::CPUTNAM@depaul.edu::a5772d0f-104d-4449-893f-ff245558a46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65C"/>
    <w:rsid w:val="00024105"/>
    <w:rsid w:val="00042F7C"/>
    <w:rsid w:val="000642F6"/>
    <w:rsid w:val="00077853"/>
    <w:rsid w:val="000B0147"/>
    <w:rsid w:val="000B45FA"/>
    <w:rsid w:val="000B4AE5"/>
    <w:rsid w:val="000C40B7"/>
    <w:rsid w:val="000C7CFC"/>
    <w:rsid w:val="00100006"/>
    <w:rsid w:val="0010093A"/>
    <w:rsid w:val="001025BB"/>
    <w:rsid w:val="00136DAE"/>
    <w:rsid w:val="00154C39"/>
    <w:rsid w:val="00155529"/>
    <w:rsid w:val="0017443F"/>
    <w:rsid w:val="001749FF"/>
    <w:rsid w:val="001A47E0"/>
    <w:rsid w:val="001A5182"/>
    <w:rsid w:val="001B4269"/>
    <w:rsid w:val="001B595C"/>
    <w:rsid w:val="001B7198"/>
    <w:rsid w:val="001C08D8"/>
    <w:rsid w:val="001C5956"/>
    <w:rsid w:val="00222BCE"/>
    <w:rsid w:val="0022721C"/>
    <w:rsid w:val="002438EC"/>
    <w:rsid w:val="00253DB3"/>
    <w:rsid w:val="0026565C"/>
    <w:rsid w:val="002A5444"/>
    <w:rsid w:val="002A695B"/>
    <w:rsid w:val="002C26BC"/>
    <w:rsid w:val="002E2E8E"/>
    <w:rsid w:val="0031020B"/>
    <w:rsid w:val="00333B6F"/>
    <w:rsid w:val="00336A76"/>
    <w:rsid w:val="00376A77"/>
    <w:rsid w:val="00397EFE"/>
    <w:rsid w:val="003A4A83"/>
    <w:rsid w:val="003B7D61"/>
    <w:rsid w:val="003C7786"/>
    <w:rsid w:val="003E2814"/>
    <w:rsid w:val="00432345"/>
    <w:rsid w:val="004443CA"/>
    <w:rsid w:val="00446FF2"/>
    <w:rsid w:val="00460191"/>
    <w:rsid w:val="004B5897"/>
    <w:rsid w:val="004C32CA"/>
    <w:rsid w:val="004C70EE"/>
    <w:rsid w:val="004D599C"/>
    <w:rsid w:val="004F113F"/>
    <w:rsid w:val="004F3B48"/>
    <w:rsid w:val="00504D17"/>
    <w:rsid w:val="00517ABA"/>
    <w:rsid w:val="00526F6F"/>
    <w:rsid w:val="00540679"/>
    <w:rsid w:val="00540742"/>
    <w:rsid w:val="005441C6"/>
    <w:rsid w:val="005630E1"/>
    <w:rsid w:val="005723B6"/>
    <w:rsid w:val="00586973"/>
    <w:rsid w:val="005B00FC"/>
    <w:rsid w:val="0060067B"/>
    <w:rsid w:val="0061142C"/>
    <w:rsid w:val="00644F58"/>
    <w:rsid w:val="006470F2"/>
    <w:rsid w:val="006676D0"/>
    <w:rsid w:val="006863E2"/>
    <w:rsid w:val="006902FE"/>
    <w:rsid w:val="006943F2"/>
    <w:rsid w:val="00696655"/>
    <w:rsid w:val="006B32AC"/>
    <w:rsid w:val="006C40C9"/>
    <w:rsid w:val="00712ACA"/>
    <w:rsid w:val="00735367"/>
    <w:rsid w:val="00755CA4"/>
    <w:rsid w:val="00767233"/>
    <w:rsid w:val="0077449B"/>
    <w:rsid w:val="0078399A"/>
    <w:rsid w:val="007B44E6"/>
    <w:rsid w:val="007D3D76"/>
    <w:rsid w:val="007D7180"/>
    <w:rsid w:val="007E3C3B"/>
    <w:rsid w:val="00806FFC"/>
    <w:rsid w:val="008439D4"/>
    <w:rsid w:val="00895EBF"/>
    <w:rsid w:val="008A2638"/>
    <w:rsid w:val="008A6BFA"/>
    <w:rsid w:val="008C0A9B"/>
    <w:rsid w:val="00940935"/>
    <w:rsid w:val="00945727"/>
    <w:rsid w:val="00957F23"/>
    <w:rsid w:val="00964F55"/>
    <w:rsid w:val="009B135B"/>
    <w:rsid w:val="009B6F73"/>
    <w:rsid w:val="009C7C2E"/>
    <w:rsid w:val="009D1D6E"/>
    <w:rsid w:val="009D5909"/>
    <w:rsid w:val="009E0D7A"/>
    <w:rsid w:val="00A23F37"/>
    <w:rsid w:val="00A3362D"/>
    <w:rsid w:val="00A96203"/>
    <w:rsid w:val="00AB39C6"/>
    <w:rsid w:val="00AD0B7A"/>
    <w:rsid w:val="00AD5418"/>
    <w:rsid w:val="00B00643"/>
    <w:rsid w:val="00B11154"/>
    <w:rsid w:val="00B11480"/>
    <w:rsid w:val="00B3557C"/>
    <w:rsid w:val="00B476FC"/>
    <w:rsid w:val="00B5256B"/>
    <w:rsid w:val="00B62EE9"/>
    <w:rsid w:val="00BA6E97"/>
    <w:rsid w:val="00BB1D18"/>
    <w:rsid w:val="00BB3C18"/>
    <w:rsid w:val="00C01E19"/>
    <w:rsid w:val="00C031E2"/>
    <w:rsid w:val="00C45F01"/>
    <w:rsid w:val="00C8144D"/>
    <w:rsid w:val="00C94AB0"/>
    <w:rsid w:val="00CB11E8"/>
    <w:rsid w:val="00CC3FF9"/>
    <w:rsid w:val="00CE18D0"/>
    <w:rsid w:val="00D00391"/>
    <w:rsid w:val="00D23707"/>
    <w:rsid w:val="00D4363D"/>
    <w:rsid w:val="00D700F6"/>
    <w:rsid w:val="00D73081"/>
    <w:rsid w:val="00D87279"/>
    <w:rsid w:val="00D92F4D"/>
    <w:rsid w:val="00D93AD7"/>
    <w:rsid w:val="00D95BAD"/>
    <w:rsid w:val="00DA0D94"/>
    <w:rsid w:val="00DB713D"/>
    <w:rsid w:val="00E74A56"/>
    <w:rsid w:val="00E823FB"/>
    <w:rsid w:val="00E871D7"/>
    <w:rsid w:val="00EB111B"/>
    <w:rsid w:val="00EF1F55"/>
    <w:rsid w:val="00F154E5"/>
    <w:rsid w:val="00F60137"/>
    <w:rsid w:val="00F807F9"/>
    <w:rsid w:val="00F90585"/>
    <w:rsid w:val="00F91049"/>
    <w:rsid w:val="00F9345B"/>
    <w:rsid w:val="00FA7CF6"/>
    <w:rsid w:val="00FD5E28"/>
    <w:rsid w:val="00FE1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A99DC1"/>
  <w14:defaultImageDpi w14:val="32767"/>
  <w15:chartTrackingRefBased/>
  <w15:docId w15:val="{1270FA29-178B-4940-A7E4-52F0AD74A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443CA"/>
    <w:pPr>
      <w:ind w:left="720"/>
      <w:contextualSpacing/>
    </w:pPr>
  </w:style>
  <w:style w:type="paragraph" w:styleId="Revision">
    <w:name w:val="Revision"/>
    <w:hidden/>
    <w:uiPriority w:val="99"/>
    <w:semiHidden/>
    <w:rsid w:val="00AD0B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1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15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7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9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1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3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6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0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5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9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4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4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5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9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0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98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108</Words>
  <Characters>619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Putnam, Cynthia</dc:creator>
  <cp:keywords/>
  <dc:description/>
  <cp:lastModifiedBy>Putnam, Cynthia</cp:lastModifiedBy>
  <cp:revision>7</cp:revision>
  <dcterms:created xsi:type="dcterms:W3CDTF">2021-10-26T16:30:00Z</dcterms:created>
  <dcterms:modified xsi:type="dcterms:W3CDTF">2025-05-13T16:34:00Z</dcterms:modified>
</cp:coreProperties>
</file>