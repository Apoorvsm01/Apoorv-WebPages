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98D3" w14:textId="77777777" w:rsidR="005A7930" w:rsidRPr="00D437D1" w:rsidRDefault="005A7930" w:rsidP="005A7930">
      <w:pPr>
        <w:rPr>
          <w:rFonts w:ascii="Century Gothic" w:hAnsi="Century Gothic"/>
          <w:b/>
          <w:bCs/>
          <w:sz w:val="22"/>
          <w:szCs w:val="22"/>
        </w:rPr>
      </w:pPr>
      <w:r w:rsidRPr="00D437D1">
        <w:rPr>
          <w:rFonts w:ascii="Century Gothic" w:hAnsi="Century Gothic"/>
          <w:b/>
          <w:bCs/>
          <w:sz w:val="22"/>
          <w:szCs w:val="22"/>
        </w:rPr>
        <w:t xml:space="preserve">View this with all </w:t>
      </w:r>
      <w:proofErr w:type="gramStart"/>
      <w:r w:rsidRPr="00D437D1">
        <w:rPr>
          <w:rFonts w:ascii="Century Gothic" w:hAnsi="Century Gothic"/>
          <w:b/>
          <w:bCs/>
          <w:sz w:val="22"/>
          <w:szCs w:val="22"/>
        </w:rPr>
        <w:t>mark-up</w:t>
      </w:r>
      <w:proofErr w:type="gramEnd"/>
      <w:r w:rsidRPr="00D437D1">
        <w:rPr>
          <w:rFonts w:ascii="Century Gothic" w:hAnsi="Century Gothic"/>
          <w:b/>
          <w:bCs/>
          <w:sz w:val="22"/>
          <w:szCs w:val="22"/>
        </w:rPr>
        <w:t xml:space="preserve"> on in Word</w:t>
      </w:r>
    </w:p>
    <w:p w14:paraId="37FFF53D" w14:textId="77777777" w:rsidR="005A7930" w:rsidRPr="00D437D1" w:rsidRDefault="005A7930" w:rsidP="005A7930">
      <w:pPr>
        <w:rPr>
          <w:rFonts w:ascii="Century Gothic" w:hAnsi="Century Gothic"/>
          <w:b/>
          <w:bCs/>
          <w:sz w:val="22"/>
          <w:szCs w:val="22"/>
        </w:rPr>
      </w:pPr>
    </w:p>
    <w:p w14:paraId="75F1877F" w14:textId="019ED372" w:rsidR="005A7930" w:rsidRPr="00D437D1" w:rsidRDefault="005A7930" w:rsidP="005A7930">
      <w:pPr>
        <w:rPr>
          <w:rFonts w:ascii="Century Gothic" w:hAnsi="Century Gothic"/>
          <w:b/>
          <w:bCs/>
          <w:sz w:val="22"/>
          <w:szCs w:val="22"/>
        </w:rPr>
      </w:pPr>
      <w:r w:rsidRPr="00D437D1">
        <w:rPr>
          <w:rFonts w:ascii="Century Gothic" w:hAnsi="Century Gothic"/>
          <w:b/>
          <w:bCs/>
          <w:sz w:val="22"/>
          <w:szCs w:val="22"/>
        </w:rPr>
        <w:t>Sketches</w:t>
      </w:r>
      <w:r w:rsidR="00253708">
        <w:rPr>
          <w:rFonts w:ascii="Century Gothic" w:hAnsi="Century Gothic"/>
          <w:b/>
          <w:bCs/>
          <w:sz w:val="22"/>
          <w:szCs w:val="22"/>
        </w:rPr>
        <w:t xml:space="preserve"> – 2 points</w:t>
      </w:r>
      <w:ins w:id="0" w:author="Putnam, Cynthia" w:date="2025-05-06T13:54:00Z" w16du:dateUtc="2025-05-06T18:54:00Z">
        <w:r w:rsidR="002C371B">
          <w:rPr>
            <w:rFonts w:ascii="Century Gothic" w:hAnsi="Century Gothic"/>
            <w:b/>
            <w:bCs/>
            <w:sz w:val="22"/>
            <w:szCs w:val="22"/>
          </w:rPr>
          <w:t xml:space="preserve"> = 2/2</w:t>
        </w:r>
      </w:ins>
    </w:p>
    <w:p w14:paraId="567945BC" w14:textId="77777777" w:rsidR="00253708" w:rsidRPr="00253708" w:rsidRDefault="00253708" w:rsidP="00253708">
      <w:pPr>
        <w:numPr>
          <w:ilvl w:val="0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1"/>
          <w:szCs w:val="21"/>
        </w:rPr>
      </w:pPr>
      <w:r w:rsidRPr="00253708">
        <w:rPr>
          <w:rFonts w:ascii="Century Gothic" w:eastAsia="Times New Roman" w:hAnsi="Century Gothic" w:cs="Times New Roman"/>
          <w:sz w:val="21"/>
          <w:szCs w:val="21"/>
        </w:rPr>
        <w:t>Did you post at least 12 hand sketches and variations of your logo AND your mind map to the discussion board and to the submissions folder? (1-point)</w:t>
      </w:r>
    </w:p>
    <w:p w14:paraId="05752A06" w14:textId="159BAEBB" w:rsidR="00253708" w:rsidRPr="00253708" w:rsidRDefault="00253708" w:rsidP="002537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53708">
        <w:rPr>
          <w:rFonts w:ascii="Century Gothic" w:eastAsia="Times New Roman" w:hAnsi="Century Gothic" w:cs="Times New Roman"/>
          <w:sz w:val="21"/>
          <w:szCs w:val="21"/>
        </w:rPr>
        <w:t xml:space="preserve">Did your sketches represent a good amount of exploration </w:t>
      </w:r>
      <w:r w:rsidR="00FC18A3">
        <w:rPr>
          <w:rFonts w:ascii="Century Gothic" w:eastAsia="Times New Roman" w:hAnsi="Century Gothic" w:cs="Times New Roman"/>
          <w:sz w:val="21"/>
          <w:szCs w:val="21"/>
        </w:rPr>
        <w:t>(meaning 12 distinct ideas)</w:t>
      </w:r>
      <w:r w:rsidRPr="00253708">
        <w:rPr>
          <w:rFonts w:ascii="Century Gothic" w:eastAsia="Times New Roman" w:hAnsi="Century Gothic" w:cs="Times New Roman"/>
          <w:sz w:val="21"/>
          <w:szCs w:val="21"/>
        </w:rPr>
        <w:t xml:space="preserve"> indicating creative </w:t>
      </w:r>
      <w:proofErr w:type="gramStart"/>
      <w:r w:rsidRPr="00253708">
        <w:rPr>
          <w:rFonts w:ascii="Century Gothic" w:eastAsia="Times New Roman" w:hAnsi="Century Gothic" w:cs="Times New Roman"/>
          <w:sz w:val="21"/>
          <w:szCs w:val="21"/>
        </w:rPr>
        <w:t>brainstorming?(</w:t>
      </w:r>
      <w:proofErr w:type="gramEnd"/>
      <w:r w:rsidRPr="00253708">
        <w:rPr>
          <w:rFonts w:ascii="Century Gothic" w:eastAsia="Times New Roman" w:hAnsi="Century Gothic" w:cs="Times New Roman"/>
          <w:sz w:val="21"/>
          <w:szCs w:val="21"/>
        </w:rPr>
        <w:t xml:space="preserve">1-point) </w:t>
      </w:r>
      <w:ins w:id="1" w:author="Putnam, Cynthia" w:date="2025-05-06T13:52:00Z" w16du:dateUtc="2025-05-06T18:52:00Z">
        <w:r w:rsidR="002C371B">
          <w:rPr>
            <w:rFonts w:ascii="Century Gothic" w:eastAsia="Times New Roman" w:hAnsi="Century Gothic" w:cs="Times New Roman"/>
            <w:sz w:val="21"/>
            <w:szCs w:val="21"/>
          </w:rPr>
          <w:br/>
        </w:r>
        <w:r w:rsidR="002C371B">
          <w:rPr>
            <w:rFonts w:ascii="Century Gothic" w:eastAsia="Times New Roman" w:hAnsi="Century Gothic" w:cs="Times New Roman"/>
            <w:sz w:val="21"/>
            <w:szCs w:val="21"/>
          </w:rPr>
          <w:br/>
          <w:t xml:space="preserve">Words </w:t>
        </w:r>
      </w:ins>
      <w:ins w:id="2" w:author="Putnam, Cynthia" w:date="2025-05-06T13:53:00Z" w16du:dateUtc="2025-05-06T18:53:00Z">
        <w:r w:rsidR="002C371B">
          <w:rPr>
            <w:rFonts w:ascii="Century Gothic" w:eastAsia="Times New Roman" w:hAnsi="Century Gothic" w:cs="Times New Roman"/>
            <w:sz w:val="21"/>
            <w:szCs w:val="21"/>
          </w:rPr>
          <w:t>–</w:t>
        </w:r>
      </w:ins>
      <w:ins w:id="3" w:author="Putnam, Cynthia" w:date="2025-05-06T13:52:00Z" w16du:dateUtc="2025-05-06T18:52:00Z">
        <w:r w:rsidR="002C371B">
          <w:rPr>
            <w:rFonts w:ascii="Century Gothic" w:eastAsia="Times New Roman" w:hAnsi="Century Gothic" w:cs="Times New Roman"/>
            <w:sz w:val="21"/>
            <w:szCs w:val="21"/>
          </w:rPr>
          <w:t xml:space="preserve"> </w:t>
        </w:r>
      </w:ins>
      <w:ins w:id="4" w:author="Putnam, Cynthia" w:date="2025-05-06T13:53:00Z" w16du:dateUtc="2025-05-06T18:53:00Z">
        <w:r w:rsidR="002C371B">
          <w:rPr>
            <w:rFonts w:ascii="Century Gothic" w:eastAsia="Times New Roman" w:hAnsi="Century Gothic" w:cs="Times New Roman"/>
            <w:sz w:val="21"/>
            <w:szCs w:val="21"/>
          </w:rPr>
          <w:t xml:space="preserve">style related – </w:t>
        </w:r>
        <w:proofErr w:type="spellStart"/>
        <w:r w:rsidR="002C371B">
          <w:rPr>
            <w:rFonts w:ascii="Century Gothic" w:eastAsia="Times New Roman" w:hAnsi="Century Gothic" w:cs="Times New Roman"/>
            <w:sz w:val="21"/>
            <w:szCs w:val="21"/>
          </w:rPr>
          <w:t>post modern</w:t>
        </w:r>
        <w:proofErr w:type="spellEnd"/>
        <w:r w:rsidR="002C371B">
          <w:rPr>
            <w:rFonts w:ascii="Century Gothic" w:eastAsia="Times New Roman" w:hAnsi="Century Gothic" w:cs="Times New Roman"/>
            <w:sz w:val="21"/>
            <w:szCs w:val="21"/>
          </w:rPr>
          <w:t>, curious, trustworthy</w:t>
        </w:r>
      </w:ins>
      <w:ins w:id="5" w:author="Putnam, Cynthia" w:date="2025-05-06T13:54:00Z" w16du:dateUtc="2025-05-06T18:54:00Z">
        <w:r w:rsidR="002C371B">
          <w:rPr>
            <w:rFonts w:ascii="Century Gothic" w:eastAsia="Times New Roman" w:hAnsi="Century Gothic" w:cs="Times New Roman"/>
            <w:sz w:val="21"/>
            <w:szCs w:val="21"/>
          </w:rPr>
          <w:br/>
        </w:r>
        <w:r w:rsidR="002C371B">
          <w:rPr>
            <w:rFonts w:ascii="Century Gothic" w:eastAsia="Times New Roman" w:hAnsi="Century Gothic" w:cs="Times New Roman"/>
            <w:sz w:val="21"/>
            <w:szCs w:val="21"/>
          </w:rPr>
          <w:br/>
          <w:t xml:space="preserve">I really felt that these two stood out and reflected your words - </w:t>
        </w:r>
        <w:r w:rsidR="002C371B">
          <w:rPr>
            <w:rFonts w:ascii="Century Gothic" w:eastAsia="Times New Roman" w:hAnsi="Century Gothic" w:cs="Times New Roman"/>
            <w:sz w:val="21"/>
            <w:szCs w:val="21"/>
          </w:rPr>
          <w:br/>
        </w:r>
        <w:r w:rsidR="002C371B" w:rsidRPr="002C371B">
          <w:rPr>
            <w:rFonts w:ascii="Century Gothic" w:eastAsia="Times New Roman" w:hAnsi="Century Gothic" w:cs="Times New Roman"/>
            <w:sz w:val="21"/>
            <w:szCs w:val="21"/>
          </w:rPr>
          <w:drawing>
            <wp:inline distT="0" distB="0" distL="0" distR="0" wp14:anchorId="62EBE79F" wp14:editId="3E2584CD">
              <wp:extent cx="1193800" cy="2451100"/>
              <wp:effectExtent l="0" t="0" r="0" b="0"/>
              <wp:docPr id="865508672" name="Picture 1" descr="A screenshot of a drawing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65508672" name="Picture 1" descr="A screenshot of a drawing&#10;&#10;AI-generated content may be incorrect.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2451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6" w:author="Putnam, Cynthia" w:date="2025-05-06T13:53:00Z" w16du:dateUtc="2025-05-06T18:53:00Z">
        <w:r w:rsidR="002C371B">
          <w:rPr>
            <w:rFonts w:ascii="Century Gothic" w:eastAsia="Times New Roman" w:hAnsi="Century Gothic" w:cs="Times New Roman"/>
            <w:sz w:val="21"/>
            <w:szCs w:val="21"/>
          </w:rPr>
          <w:br/>
        </w:r>
        <w:r w:rsidR="002C371B">
          <w:rPr>
            <w:rFonts w:ascii="Century Gothic" w:eastAsia="Times New Roman" w:hAnsi="Century Gothic" w:cs="Times New Roman"/>
            <w:sz w:val="21"/>
            <w:szCs w:val="21"/>
          </w:rPr>
          <w:br/>
        </w:r>
      </w:ins>
      <w:ins w:id="7" w:author="Putnam, Cynthia" w:date="2025-05-06T13:54:00Z" w16du:dateUtc="2025-05-06T18:54:00Z">
        <w:r w:rsidR="002C371B">
          <w:rPr>
            <w:rFonts w:ascii="Times New Roman" w:eastAsia="Times New Roman" w:hAnsi="Times New Roman" w:cs="Times New Roman"/>
          </w:rPr>
          <w:t>I would work with refining one of those</w:t>
        </w:r>
      </w:ins>
    </w:p>
    <w:p w14:paraId="4DE812AA" w14:textId="7E27C338" w:rsidR="005A7930" w:rsidRPr="00D437D1" w:rsidRDefault="005A7930" w:rsidP="00253708">
      <w:pPr>
        <w:ind w:left="720"/>
        <w:rPr>
          <w:rFonts w:ascii="Century Gothic" w:hAnsi="Century Gothic"/>
          <w:sz w:val="22"/>
          <w:szCs w:val="22"/>
        </w:rPr>
      </w:pPr>
    </w:p>
    <w:p w14:paraId="095CE342" w14:textId="0FB03518" w:rsidR="00517ABA" w:rsidRPr="00D437D1" w:rsidRDefault="00517ABA" w:rsidP="005A7930">
      <w:pPr>
        <w:rPr>
          <w:rFonts w:ascii="Century Gothic" w:hAnsi="Century Gothic"/>
          <w:sz w:val="22"/>
          <w:szCs w:val="22"/>
        </w:rPr>
      </w:pPr>
    </w:p>
    <w:sectPr w:rsidR="00517ABA" w:rsidRPr="00D437D1" w:rsidSect="004C7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972C7"/>
    <w:multiLevelType w:val="multilevel"/>
    <w:tmpl w:val="FFB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13833"/>
    <w:multiLevelType w:val="multilevel"/>
    <w:tmpl w:val="8B4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828256">
    <w:abstractNumId w:val="1"/>
  </w:num>
  <w:num w:numId="2" w16cid:durableId="166770555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utnam, Cynthia">
    <w15:presenceInfo w15:providerId="AD" w15:userId="S::CPUTNAM@depaul.edu::a5772d0f-104d-4449-893f-ff245558a4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30"/>
    <w:rsid w:val="00024105"/>
    <w:rsid w:val="00042F7C"/>
    <w:rsid w:val="000642F6"/>
    <w:rsid w:val="00077853"/>
    <w:rsid w:val="000B45FA"/>
    <w:rsid w:val="000C40B7"/>
    <w:rsid w:val="000C7CFC"/>
    <w:rsid w:val="000E62AF"/>
    <w:rsid w:val="001025BB"/>
    <w:rsid w:val="00136DAE"/>
    <w:rsid w:val="00154C39"/>
    <w:rsid w:val="00155529"/>
    <w:rsid w:val="0017443F"/>
    <w:rsid w:val="001A47E0"/>
    <w:rsid w:val="001A5182"/>
    <w:rsid w:val="001B4269"/>
    <w:rsid w:val="001B595C"/>
    <w:rsid w:val="001B7198"/>
    <w:rsid w:val="001C08D8"/>
    <w:rsid w:val="001C5956"/>
    <w:rsid w:val="00222BCE"/>
    <w:rsid w:val="0022721C"/>
    <w:rsid w:val="002438EC"/>
    <w:rsid w:val="00253708"/>
    <w:rsid w:val="00253DB3"/>
    <w:rsid w:val="002A5444"/>
    <w:rsid w:val="002A695B"/>
    <w:rsid w:val="002C26BC"/>
    <w:rsid w:val="002C371B"/>
    <w:rsid w:val="002E2E8E"/>
    <w:rsid w:val="0031020B"/>
    <w:rsid w:val="00333B6F"/>
    <w:rsid w:val="00336A76"/>
    <w:rsid w:val="00376A77"/>
    <w:rsid w:val="00397EFE"/>
    <w:rsid w:val="003A4A83"/>
    <w:rsid w:val="003B7D61"/>
    <w:rsid w:val="003C7786"/>
    <w:rsid w:val="003E2814"/>
    <w:rsid w:val="00432345"/>
    <w:rsid w:val="00446FF2"/>
    <w:rsid w:val="00460191"/>
    <w:rsid w:val="004B5897"/>
    <w:rsid w:val="004C32CA"/>
    <w:rsid w:val="004C70EE"/>
    <w:rsid w:val="004D599C"/>
    <w:rsid w:val="004F113F"/>
    <w:rsid w:val="004F3B48"/>
    <w:rsid w:val="00504D17"/>
    <w:rsid w:val="00517ABA"/>
    <w:rsid w:val="00526F6F"/>
    <w:rsid w:val="00540679"/>
    <w:rsid w:val="00540742"/>
    <w:rsid w:val="005441C6"/>
    <w:rsid w:val="005630E1"/>
    <w:rsid w:val="005723B6"/>
    <w:rsid w:val="00586973"/>
    <w:rsid w:val="005A7930"/>
    <w:rsid w:val="005B00FC"/>
    <w:rsid w:val="0060067B"/>
    <w:rsid w:val="0061142C"/>
    <w:rsid w:val="00644F58"/>
    <w:rsid w:val="006676D0"/>
    <w:rsid w:val="006863E2"/>
    <w:rsid w:val="006902FE"/>
    <w:rsid w:val="006943F2"/>
    <w:rsid w:val="00696655"/>
    <w:rsid w:val="006B32AC"/>
    <w:rsid w:val="006C40C9"/>
    <w:rsid w:val="00712ACA"/>
    <w:rsid w:val="00735367"/>
    <w:rsid w:val="00755CA4"/>
    <w:rsid w:val="00767233"/>
    <w:rsid w:val="0077449B"/>
    <w:rsid w:val="0078399A"/>
    <w:rsid w:val="007B44E6"/>
    <w:rsid w:val="007D7180"/>
    <w:rsid w:val="007E3C3B"/>
    <w:rsid w:val="007F2A90"/>
    <w:rsid w:val="00806FFC"/>
    <w:rsid w:val="008439D4"/>
    <w:rsid w:val="00895EBF"/>
    <w:rsid w:val="008A2638"/>
    <w:rsid w:val="008A6BFA"/>
    <w:rsid w:val="008C0A9B"/>
    <w:rsid w:val="00940935"/>
    <w:rsid w:val="00945727"/>
    <w:rsid w:val="00957F23"/>
    <w:rsid w:val="00964F55"/>
    <w:rsid w:val="009B135B"/>
    <w:rsid w:val="009B6F73"/>
    <w:rsid w:val="009C1449"/>
    <w:rsid w:val="009C7C2E"/>
    <w:rsid w:val="009D1D6E"/>
    <w:rsid w:val="009D5909"/>
    <w:rsid w:val="009E0D7A"/>
    <w:rsid w:val="00A23F37"/>
    <w:rsid w:val="00A3362D"/>
    <w:rsid w:val="00A96203"/>
    <w:rsid w:val="00AB39C6"/>
    <w:rsid w:val="00AD5418"/>
    <w:rsid w:val="00B00643"/>
    <w:rsid w:val="00B11154"/>
    <w:rsid w:val="00B11480"/>
    <w:rsid w:val="00B3557C"/>
    <w:rsid w:val="00B62EE9"/>
    <w:rsid w:val="00BA6E97"/>
    <w:rsid w:val="00BB1D18"/>
    <w:rsid w:val="00BB3C18"/>
    <w:rsid w:val="00C01E19"/>
    <w:rsid w:val="00C031E2"/>
    <w:rsid w:val="00C45F01"/>
    <w:rsid w:val="00C60BD2"/>
    <w:rsid w:val="00C8144D"/>
    <w:rsid w:val="00C94AB0"/>
    <w:rsid w:val="00CB11E8"/>
    <w:rsid w:val="00CC3FF9"/>
    <w:rsid w:val="00CE18D0"/>
    <w:rsid w:val="00D00391"/>
    <w:rsid w:val="00D23707"/>
    <w:rsid w:val="00D4363D"/>
    <w:rsid w:val="00D437D1"/>
    <w:rsid w:val="00D700F6"/>
    <w:rsid w:val="00D73081"/>
    <w:rsid w:val="00D87279"/>
    <w:rsid w:val="00D92F4D"/>
    <w:rsid w:val="00D93AD7"/>
    <w:rsid w:val="00D95BAD"/>
    <w:rsid w:val="00DA0D94"/>
    <w:rsid w:val="00E268BA"/>
    <w:rsid w:val="00E74A56"/>
    <w:rsid w:val="00E823FB"/>
    <w:rsid w:val="00E871D7"/>
    <w:rsid w:val="00EB111B"/>
    <w:rsid w:val="00EF1F55"/>
    <w:rsid w:val="00F154E5"/>
    <w:rsid w:val="00F60137"/>
    <w:rsid w:val="00F90585"/>
    <w:rsid w:val="00F9345B"/>
    <w:rsid w:val="00FC18A3"/>
    <w:rsid w:val="00FD5E28"/>
    <w:rsid w:val="00FE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565C0"/>
  <w14:defaultImageDpi w14:val="32767"/>
  <w15:chartTrackingRefBased/>
  <w15:docId w15:val="{F1CB1C49-E405-7342-BA58-F2665FDE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FC1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Putnam, Cynthia</dc:creator>
  <cp:keywords/>
  <dc:description/>
  <cp:lastModifiedBy>Putnam, Cynthia</cp:lastModifiedBy>
  <cp:revision>8</cp:revision>
  <dcterms:created xsi:type="dcterms:W3CDTF">2020-10-13T05:42:00Z</dcterms:created>
  <dcterms:modified xsi:type="dcterms:W3CDTF">2025-05-06T18:54:00Z</dcterms:modified>
</cp:coreProperties>
</file>